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paragraph.</w:t>
      </w:r>
    </w:p>
    <w:p>
      <w:moveToRangeStart w:id="1" w:author="Test Author" w:date="2025-01-01T00:00:00Z" w:name="move_1"/>
      <w:moveTo w:id="1" w:author="Test Author" w:date="2025-01-01T00:00:00Z">
        <w:r>
          <w:t>This text was moved here.</w:t>
        </w:r>
      </w:moveTo>
      <w:moveToRangeEnd w:id="1"/>
    </w:p>
    <w:p>
      <w:r>
        <w:t>This is the third paragraph.</w:t>
      </w:r>
    </w:p>
    <w:p>
      <w:moveFromRangeStart w:id="1" w:author="Test Author" w:date="2025-01-01T00:00:00Z" w:name="move_1"/>
      <w:moveFrom w:id="1" w:author="Test Author" w:date="2025-01-01T00:00:00Z">
        <w:r>
          <w:t>Original location of moved text.</w:t>
        </w:r>
      </w:moveFrom>
      <w:moveFromRangeEnd w:id="1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