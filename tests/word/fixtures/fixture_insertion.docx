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normal text.</w:t>
      </w:r>
    </w:p>
    <w:p>
      <w:r>
        <w:t xml:space="preserve">Before </w:t>
      </w:r>
      <w:ins w:id="1" w:author="Test Author" w:date="2025-01-01T00:00:00Z">
        <w:r>
          <w:t>INSERTED</w:t>
        </w:r>
      </w:ins>
      <w:r>
        <w:t xml:space="preserve"> after.</w:t>
      </w:r>
    </w:p>
    <w:p>
      <w:r>
        <w:t>Final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