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normal text.</w:t>
      </w:r>
    </w:p>
    <w:p>
      <w:r>
        <w:t xml:space="preserve">Before </w:t>
      </w:r>
      <w:del w:id="1" w:author="Test Author" w:date="2025-01-01T00:00:00Z">
        <w:r>
          <w:delText>DELETED</w:delText>
        </w:r>
      </w:del>
      <w:r>
        <w:t xml:space="preserve"> after.</w:t>
      </w:r>
    </w:p>
    <w:p>
      <w:r>
        <w:t>Final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